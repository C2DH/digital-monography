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5092" w14:textId="4774B69A" w:rsidR="000A68F6" w:rsidRPr="009E4424" w:rsidRDefault="004A5205" w:rsidP="00B24DCB">
      <w:pPr>
        <w:pStyle w:val="Heading1"/>
      </w:pPr>
      <w:r>
        <w:t>Assets and links</w:t>
      </w:r>
    </w:p>
    <w:p w14:paraId="75C4887A" w14:textId="5296E4F0" w:rsidR="00F301AF" w:rsidRPr="00131856" w:rsidRDefault="00131856" w:rsidP="00131856">
      <w:pPr>
        <w:pStyle w:val="BodyText"/>
      </w:pPr>
      <w:r w:rsidRPr="00131856">
        <w:t>Nested</w:t>
      </w:r>
      <w:r w:rsidR="00D85CB2">
        <w:t>:</w:t>
      </w:r>
      <w:r>
        <w:t xml:space="preserve"> </w:t>
      </w:r>
      <w:r w:rsidRPr="00B06A2C">
        <w:rPr>
          <w:b/>
          <w:bCs/>
        </w:rPr>
        <w:t xml:space="preserve">Bolded </w:t>
      </w:r>
      <w:r w:rsidR="00B06A2C" w:rsidRPr="00B06A2C">
        <w:rPr>
          <w:b/>
          <w:bCs/>
        </w:rPr>
        <w:t xml:space="preserve">(and </w:t>
      </w:r>
      <w:proofErr w:type="spellStart"/>
      <w:r w:rsidR="00B06A2C" w:rsidRPr="00B06A2C">
        <w:rPr>
          <w:b/>
          <w:bCs/>
          <w:i/>
          <w:iCs/>
        </w:rPr>
        <w:t>ita</w:t>
      </w:r>
      <w:proofErr w:type="spellEnd"/>
      <w:r w:rsidR="009F2C19">
        <w:rPr>
          <w:b/>
          <w:bCs/>
          <w:i/>
          <w:iCs/>
        </w:rPr>
        <w:t>-</w:t>
      </w:r>
      <w:r w:rsidR="00B06A2C" w:rsidRPr="00B06A2C">
        <w:rPr>
          <w:b/>
          <w:bCs/>
          <w:i/>
          <w:iCs/>
          <w:u w:val="single"/>
        </w:rPr>
        <w:t>underlined</w:t>
      </w:r>
      <w:r w:rsidR="009F2C19">
        <w:rPr>
          <w:b/>
          <w:bCs/>
          <w:i/>
          <w:iCs/>
          <w:u w:val="single"/>
        </w:rPr>
        <w:t>-</w:t>
      </w:r>
      <w:proofErr w:type="spellStart"/>
      <w:r w:rsidR="00B06A2C" w:rsidRPr="00B06A2C">
        <w:rPr>
          <w:b/>
          <w:bCs/>
          <w:i/>
          <w:iCs/>
        </w:rPr>
        <w:t>lic</w:t>
      </w:r>
      <w:proofErr w:type="spellEnd"/>
      <w:r w:rsidR="00B06A2C" w:rsidRPr="00B06A2C">
        <w:rPr>
          <w:b/>
          <w:bCs/>
        </w:rPr>
        <w:t>)</w:t>
      </w:r>
      <w:r w:rsidR="00B06A2C">
        <w:t xml:space="preserve"> content</w:t>
      </w:r>
      <w:r w:rsidR="00005DC0">
        <w:t>, just to check if the run-level styling was preserved.</w:t>
      </w:r>
    </w:p>
    <w:p w14:paraId="2E1B2D33" w14:textId="25240134" w:rsidR="00131856" w:rsidRDefault="00A55C87" w:rsidP="000802D0">
      <w:pPr>
        <w:pStyle w:val="BodyText"/>
      </w:pPr>
      <w:r>
        <w:t xml:space="preserve">This </w:t>
      </w:r>
      <w:r w:rsidR="00621BFD">
        <w:t>paragraph contains</w:t>
      </w:r>
      <w:r>
        <w:t xml:space="preserve"> an example </w:t>
      </w:r>
      <w:r w:rsidR="00622D2F">
        <w:t xml:space="preserve">of </w:t>
      </w:r>
      <w:r w:rsidR="00CD114D">
        <w:t>a run</w:t>
      </w:r>
      <w:r w:rsidR="00873C97">
        <w:t xml:space="preserve"> </w:t>
      </w:r>
      <w:r w:rsidR="00E703DF">
        <w:t xml:space="preserve">(part of a paragraph) </w:t>
      </w:r>
      <w:r w:rsidR="00873C97">
        <w:t xml:space="preserve">that is only visible in the </w:t>
      </w:r>
      <w:proofErr w:type="spellStart"/>
      <w:r w:rsidR="00873C97" w:rsidRPr="00873C97">
        <w:rPr>
          <w:highlight w:val="lightGray"/>
        </w:rPr>
        <w:t>digital</w:t>
      </w:r>
      <w:r w:rsidR="00873C97" w:rsidRPr="002F1333">
        <w:rPr>
          <w:highlight w:val="cyan"/>
        </w:rPr>
        <w:t>paper</w:t>
      </w:r>
      <w:proofErr w:type="spellEnd"/>
      <w:r w:rsidR="00873C97">
        <w:t xml:space="preserve"> version.</w:t>
      </w:r>
      <w:r w:rsidR="00D52180">
        <w:t xml:space="preserve"> Same for </w:t>
      </w:r>
      <w:r w:rsidR="00B22046">
        <w:t>hyper</w:t>
      </w:r>
      <w:r w:rsidR="00D52180">
        <w:t>links</w:t>
      </w:r>
      <w:r w:rsidR="00D1768F">
        <w:t xml:space="preserve"> to </w:t>
      </w:r>
      <w:r w:rsidR="00001278">
        <w:t xml:space="preserve">e.g. </w:t>
      </w:r>
      <w:hyperlink r:id="rId9" w:history="1">
        <w:proofErr w:type="spellStart"/>
        <w:r w:rsidR="00001278" w:rsidRPr="005028CD">
          <w:rPr>
            <w:rStyle w:val="Hyperlink"/>
            <w:highlight w:val="lightGray"/>
          </w:rPr>
          <w:t>ebook</w:t>
        </w:r>
      </w:hyperlink>
      <w:hyperlink r:id="rId10" w:history="1">
        <w:r w:rsidR="00001278" w:rsidRPr="005028CD">
          <w:rPr>
            <w:rStyle w:val="Hyperlink"/>
            <w:highlight w:val="cyan"/>
          </w:rPr>
          <w:t>book</w:t>
        </w:r>
        <w:proofErr w:type="spellEnd"/>
      </w:hyperlink>
      <w:r w:rsidR="00001278">
        <w:t>.</w:t>
      </w:r>
    </w:p>
    <w:p w14:paraId="51C4496C" w14:textId="77777777" w:rsidR="00051451" w:rsidRDefault="00051451" w:rsidP="000802D0">
      <w:pPr>
        <w:pStyle w:val="BodyText"/>
      </w:pPr>
    </w:p>
    <w:p w14:paraId="43C7E566" w14:textId="07001505" w:rsidR="00D61B1A" w:rsidRDefault="00445472" w:rsidP="00445472">
      <w:pPr>
        <w:pStyle w:val="Heading2"/>
      </w:pPr>
      <w:r>
        <w:t>Handle assets</w:t>
      </w:r>
    </w:p>
    <w:p w14:paraId="270FBCBF" w14:textId="4CF01774" w:rsidR="008724BB" w:rsidRDefault="00445472" w:rsidP="00445472">
      <w:pPr>
        <w:pStyle w:val="Heading3"/>
      </w:pPr>
      <w:r w:rsidRPr="008E758B">
        <w:rPr>
          <w:highlight w:val="lightGray"/>
        </w:rPr>
        <w:t xml:space="preserve">Asset </w:t>
      </w:r>
      <w:r w:rsidR="00831A08" w:rsidRPr="008E758B">
        <w:rPr>
          <w:highlight w:val="lightGray"/>
        </w:rPr>
        <w:t>for digital</w:t>
      </w:r>
    </w:p>
    <w:p w14:paraId="21C8B904" w14:textId="77777777" w:rsidR="008724BB" w:rsidRPr="00676EFB" w:rsidRDefault="008724BB" w:rsidP="008724BB">
      <w:pPr>
        <w:pStyle w:val="BodyText"/>
        <w:rPr>
          <w:highlight w:val="lightGray"/>
        </w:rPr>
      </w:pPr>
      <w:r>
        <w:rPr>
          <w:highlight w:val="lightGray"/>
        </w:rPr>
        <w:t>For</w:t>
      </w:r>
      <w:r w:rsidRPr="00676EFB">
        <w:rPr>
          <w:highlight w:val="lightGray"/>
        </w:rPr>
        <w:t xml:space="preserve"> example</w:t>
      </w:r>
      <w:r>
        <w:rPr>
          <w:highlight w:val="lightGray"/>
        </w:rPr>
        <w:t>,</w:t>
      </w:r>
      <w:r w:rsidRPr="00676EFB">
        <w:rPr>
          <w:highlight w:val="lightGray"/>
        </w:rPr>
        <w:t xml:space="preserve"> a text relevant only to a publication available online</w:t>
      </w:r>
      <w:r>
        <w:rPr>
          <w:highlight w:val="lightGray"/>
        </w:rPr>
        <w:t xml:space="preserve"> </w:t>
      </w:r>
      <w:r w:rsidRPr="00676EFB">
        <w:rPr>
          <w:highlight w:val="lightGray"/>
        </w:rPr>
        <w:t xml:space="preserve">should not </w:t>
      </w:r>
      <w:r>
        <w:rPr>
          <w:highlight w:val="lightGray"/>
        </w:rPr>
        <w:t xml:space="preserve">necessarily </w:t>
      </w:r>
      <w:r w:rsidRPr="00676EFB">
        <w:rPr>
          <w:highlight w:val="lightGray"/>
        </w:rPr>
        <w:t xml:space="preserve">appear in </w:t>
      </w:r>
      <w:r>
        <w:rPr>
          <w:highlight w:val="lightGray"/>
        </w:rPr>
        <w:t>a</w:t>
      </w:r>
      <w:r w:rsidRPr="00676EFB">
        <w:rPr>
          <w:highlight w:val="lightGray"/>
        </w:rPr>
        <w:t xml:space="preserve"> paper version. Similarly, because of its low resolution, the image below probably should not be included in a paper edition of a book as well. To </w:t>
      </w:r>
      <w:r>
        <w:rPr>
          <w:highlight w:val="lightGray"/>
        </w:rPr>
        <w:t xml:space="preserve">omit this fragment on paper </w:t>
      </w:r>
      <w:r w:rsidRPr="00676EFB">
        <w:rPr>
          <w:highlight w:val="lightGray"/>
        </w:rPr>
        <w:t xml:space="preserve">simply </w:t>
      </w:r>
      <w:r>
        <w:rPr>
          <w:highlight w:val="lightGray"/>
        </w:rPr>
        <w:t xml:space="preserve">highlight in grey </w:t>
      </w:r>
      <w:r w:rsidRPr="00676EFB">
        <w:rPr>
          <w:highlight w:val="lightGray"/>
        </w:rPr>
        <w:t xml:space="preserve">the whole content </w:t>
      </w:r>
      <w:r>
        <w:rPr>
          <w:highlight w:val="lightGray"/>
        </w:rPr>
        <w:t>to leave out</w:t>
      </w:r>
      <w:r w:rsidRPr="00676EFB">
        <w:rPr>
          <w:highlight w:val="lightGray"/>
        </w:rPr>
        <w:t>.</w:t>
      </w:r>
    </w:p>
    <w:p w14:paraId="2C6E88D3" w14:textId="56C112CE" w:rsidR="008724BB" w:rsidRPr="00676EFB" w:rsidRDefault="008724BB" w:rsidP="008724BB">
      <w:pPr>
        <w:pStyle w:val="Caption"/>
        <w:rPr>
          <w:highlight w:val="lightGray"/>
        </w:rPr>
      </w:pPr>
      <w:bookmarkStart w:id="0" w:name="_Ref193102947"/>
      <w:bookmarkStart w:id="1" w:name="figForDigital"/>
      <w:r w:rsidRPr="00676EFB">
        <w:rPr>
          <w:b/>
          <w:bCs/>
          <w:highlight w:val="lightGray"/>
        </w:rPr>
        <w:t xml:space="preserve">Figure </w:t>
      </w:r>
      <w:r w:rsidRPr="00676EFB">
        <w:rPr>
          <w:b/>
          <w:bCs/>
          <w:highlight w:val="lightGray"/>
        </w:rPr>
        <w:fldChar w:fldCharType="begin"/>
      </w:r>
      <w:r w:rsidRPr="00676EFB">
        <w:rPr>
          <w:b/>
          <w:bCs/>
          <w:highlight w:val="lightGray"/>
        </w:rPr>
        <w:instrText xml:space="preserve"> SEQ Figure \* ARABIC </w:instrText>
      </w:r>
      <w:r w:rsidRPr="00676EFB">
        <w:rPr>
          <w:b/>
          <w:bCs/>
          <w:highlight w:val="lightGray"/>
        </w:rPr>
        <w:fldChar w:fldCharType="separate"/>
      </w:r>
      <w:r w:rsidR="007A1D29">
        <w:rPr>
          <w:b/>
          <w:bCs/>
          <w:noProof/>
          <w:highlight w:val="lightGray"/>
        </w:rPr>
        <w:t>1</w:t>
      </w:r>
      <w:r w:rsidRPr="00676EFB">
        <w:rPr>
          <w:b/>
          <w:bCs/>
          <w:highlight w:val="lightGray"/>
        </w:rPr>
        <w:fldChar w:fldCharType="end"/>
      </w:r>
      <w:bookmarkEnd w:id="0"/>
      <w:r w:rsidRPr="00676EFB">
        <w:rPr>
          <w:b/>
          <w:bCs/>
          <w:highlight w:val="lightGray"/>
        </w:rPr>
        <w:t>:</w:t>
      </w:r>
      <w:r w:rsidRPr="00676EFB">
        <w:rPr>
          <w:highlight w:val="lightGray"/>
        </w:rPr>
        <w:t xml:space="preserve"> Drawing of an orange by Franz Eugen Köhler, 1887.</w:t>
      </w:r>
    </w:p>
    <w:bookmarkEnd w:id="1"/>
    <w:p w14:paraId="2783CD3D" w14:textId="77777777" w:rsidR="008724BB" w:rsidRPr="006262E8" w:rsidRDefault="008724BB" w:rsidP="008724BB">
      <w:pPr>
        <w:pStyle w:val="BodyText"/>
        <w:rPr>
          <w:highlight w:val="lightGray"/>
        </w:rPr>
      </w:pPr>
      <w:r w:rsidRPr="006262E8">
        <w:rPr>
          <w:noProof/>
          <w:highlight w:val="lightGray"/>
        </w:rPr>
        <w:drawing>
          <wp:inline distT="0" distB="0" distL="0" distR="0" wp14:anchorId="40304C52" wp14:editId="1875CD85">
            <wp:extent cx="1245326" cy="1466850"/>
            <wp:effectExtent l="0" t="0" r="0" b="0"/>
            <wp:docPr id="539647458" name="Picture 1" descr="A close up of an ora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47458" name="Picture 1" descr="A close up of an oran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310" cy="147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7750"/>
      </w:tblGrid>
      <w:tr w:rsidR="008724BB" w:rsidRPr="006262E8" w14:paraId="436089F3" w14:textId="77777777" w:rsidTr="00541769">
        <w:tc>
          <w:tcPr>
            <w:tcW w:w="1600" w:type="dxa"/>
          </w:tcPr>
          <w:p w14:paraId="066554B0" w14:textId="77777777" w:rsidR="008724BB" w:rsidRPr="006262E8" w:rsidRDefault="008724BB" w:rsidP="00541769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##Digital-input</w:t>
            </w:r>
          </w:p>
        </w:tc>
        <w:tc>
          <w:tcPr>
            <w:tcW w:w="7750" w:type="dxa"/>
          </w:tcPr>
          <w:p w14:paraId="786E87E6" w14:textId="47239C3D" w:rsidR="008724BB" w:rsidRPr="006262E8" w:rsidRDefault="008724BB" w:rsidP="00541769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./assets/</w:t>
            </w:r>
            <w:r w:rsidR="00A44783">
              <w:rPr>
                <w:sz w:val="18"/>
                <w:szCs w:val="18"/>
                <w:highlight w:val="lightGray"/>
              </w:rPr>
              <w:t>02_assets_and_links</w:t>
            </w:r>
            <w:r w:rsidRPr="006262E8">
              <w:rPr>
                <w:sz w:val="18"/>
                <w:szCs w:val="18"/>
                <w:highlight w:val="lightGray"/>
              </w:rPr>
              <w:t>/orange_low_resolution.png</w:t>
            </w:r>
          </w:p>
        </w:tc>
      </w:tr>
      <w:tr w:rsidR="008724BB" w:rsidRPr="006262E8" w14:paraId="5F9830B5" w14:textId="77777777" w:rsidTr="00541769">
        <w:tc>
          <w:tcPr>
            <w:tcW w:w="1600" w:type="dxa"/>
          </w:tcPr>
          <w:p w14:paraId="699911CE" w14:textId="77777777" w:rsidR="008724BB" w:rsidRPr="006262E8" w:rsidRDefault="008724BB" w:rsidP="00541769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##Source</w:t>
            </w:r>
          </w:p>
        </w:tc>
        <w:tc>
          <w:tcPr>
            <w:tcW w:w="7750" w:type="dxa"/>
          </w:tcPr>
          <w:p w14:paraId="304D0692" w14:textId="77777777" w:rsidR="008724BB" w:rsidRPr="006262E8" w:rsidRDefault="008724BB" w:rsidP="00541769">
            <w:pPr>
              <w:pStyle w:val="Compact"/>
              <w:rPr>
                <w:rFonts w:cstheme="majorHAnsi"/>
                <w:sz w:val="18"/>
                <w:szCs w:val="18"/>
                <w:highlight w:val="lightGray"/>
              </w:rPr>
            </w:pPr>
            <w:hyperlink r:id="rId12" w:history="1">
              <w:r w:rsidRPr="006262E8">
                <w:rPr>
                  <w:rStyle w:val="Hyperlink"/>
                  <w:rFonts w:cstheme="majorHAnsi"/>
                  <w:sz w:val="18"/>
                  <w:szCs w:val="18"/>
                  <w:highlight w:val="lightGray"/>
                </w:rPr>
                <w:t>https://web.archive.org/web/20170702171643/https://openclipart.org/detail/237816/orange-low-resolution</w:t>
              </w:r>
            </w:hyperlink>
          </w:p>
          <w:p w14:paraId="1601D6C0" w14:textId="77777777" w:rsidR="008724BB" w:rsidRPr="006262E8" w:rsidRDefault="008724BB" w:rsidP="00541769">
            <w:pPr>
              <w:pStyle w:val="Compact"/>
              <w:rPr>
                <w:rFonts w:cstheme="majorHAnsi"/>
                <w:sz w:val="18"/>
                <w:szCs w:val="18"/>
                <w:highlight w:val="lightGray"/>
              </w:rPr>
            </w:pPr>
            <w:r w:rsidRPr="006262E8">
              <w:rPr>
                <w:rFonts w:cstheme="majorHAnsi"/>
                <w:sz w:val="18"/>
                <w:szCs w:val="18"/>
                <w:highlight w:val="lightGray"/>
              </w:rPr>
              <w:t>Published under Creative Commons Zero 1.0 Public Domain License (</w:t>
            </w:r>
            <w:hyperlink r:id="rId13" w:history="1">
              <w:r w:rsidRPr="006262E8">
                <w:rPr>
                  <w:rStyle w:val="Hyperlink"/>
                  <w:rFonts w:cstheme="majorHAnsi"/>
                  <w:sz w:val="18"/>
                  <w:szCs w:val="18"/>
                  <w:highlight w:val="lightGray"/>
                </w:rPr>
                <w:t>https://openclipart.org/share</w:t>
              </w:r>
            </w:hyperlink>
            <w:r w:rsidRPr="006262E8">
              <w:rPr>
                <w:rFonts w:cstheme="majorHAnsi"/>
                <w:sz w:val="18"/>
                <w:szCs w:val="18"/>
                <w:highlight w:val="lightGray"/>
              </w:rPr>
              <w:t>)</w:t>
            </w:r>
          </w:p>
        </w:tc>
      </w:tr>
      <w:tr w:rsidR="008724BB" w:rsidRPr="006262E8" w14:paraId="3D2A5E3E" w14:textId="77777777" w:rsidTr="00541769">
        <w:tc>
          <w:tcPr>
            <w:tcW w:w="1600" w:type="dxa"/>
          </w:tcPr>
          <w:p w14:paraId="6C9168FE" w14:textId="77777777" w:rsidR="008724BB" w:rsidRPr="006262E8" w:rsidRDefault="008724BB" w:rsidP="00541769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##Author</w:t>
            </w:r>
          </w:p>
        </w:tc>
        <w:tc>
          <w:tcPr>
            <w:tcW w:w="7750" w:type="dxa"/>
          </w:tcPr>
          <w:p w14:paraId="2175BEED" w14:textId="77777777" w:rsidR="008724BB" w:rsidRPr="006262E8" w:rsidRDefault="008724BB" w:rsidP="00541769">
            <w:pPr>
              <w:pStyle w:val="Compact"/>
              <w:rPr>
                <w:rFonts w:cstheme="majorHAnsi"/>
                <w:sz w:val="18"/>
                <w:szCs w:val="18"/>
                <w:highlight w:val="lightGray"/>
              </w:rPr>
            </w:pPr>
            <w:r w:rsidRPr="006262E8">
              <w:rPr>
                <w:rFonts w:eastAsia="Times New Roman" w:cstheme="majorHAnsi"/>
                <w:sz w:val="18"/>
                <w:szCs w:val="18"/>
                <w:highlight w:val="lightGray"/>
              </w:rPr>
              <w:t>Franz Eugen Köhler</w:t>
            </w:r>
          </w:p>
        </w:tc>
      </w:tr>
      <w:tr w:rsidR="008724BB" w:rsidRPr="00E04233" w14:paraId="4A3CDFE1" w14:textId="77777777" w:rsidTr="00541769">
        <w:tc>
          <w:tcPr>
            <w:tcW w:w="1600" w:type="dxa"/>
          </w:tcPr>
          <w:p w14:paraId="1D6E49B1" w14:textId="77777777" w:rsidR="008724BB" w:rsidRPr="006262E8" w:rsidRDefault="008724BB" w:rsidP="00541769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##Alt-text</w:t>
            </w:r>
          </w:p>
        </w:tc>
        <w:tc>
          <w:tcPr>
            <w:tcW w:w="7750" w:type="dxa"/>
          </w:tcPr>
          <w:p w14:paraId="2B0DC49F" w14:textId="77777777" w:rsidR="008724BB" w:rsidRPr="006262E8" w:rsidRDefault="008724BB" w:rsidP="00541769">
            <w:pPr>
              <w:pStyle w:val="Compact"/>
              <w:rPr>
                <w:rFonts w:cstheme="majorHAnsi"/>
                <w:sz w:val="18"/>
                <w:szCs w:val="18"/>
              </w:rPr>
            </w:pPr>
            <w:r w:rsidRPr="006262E8">
              <w:rPr>
                <w:rFonts w:eastAsia="Times New Roman" w:cstheme="majorHAnsi"/>
                <w:sz w:val="18"/>
                <w:szCs w:val="18"/>
                <w:highlight w:val="lightGray"/>
              </w:rPr>
              <w:t>Low resolution drawing of an orange</w:t>
            </w:r>
          </w:p>
        </w:tc>
      </w:tr>
    </w:tbl>
    <w:p w14:paraId="3975657A" w14:textId="77777777" w:rsidR="007A1D29" w:rsidRDefault="007A1D29" w:rsidP="008724BB">
      <w:pPr>
        <w:pStyle w:val="BodyText"/>
      </w:pPr>
    </w:p>
    <w:p w14:paraId="13B559B2" w14:textId="77777777" w:rsidR="00831A08" w:rsidRDefault="00831A08" w:rsidP="00831A08">
      <w:pPr>
        <w:pStyle w:val="Heading3"/>
      </w:pPr>
      <w:r w:rsidRPr="008E758B">
        <w:rPr>
          <w:highlight w:val="cyan"/>
        </w:rPr>
        <w:t>Asset for paper</w:t>
      </w:r>
    </w:p>
    <w:p w14:paraId="2F3EB764" w14:textId="77777777" w:rsidR="00831A08" w:rsidRPr="00F36BA9" w:rsidRDefault="00831A08" w:rsidP="00831A08">
      <w:pPr>
        <w:pStyle w:val="BodyText"/>
        <w:rPr>
          <w:highlight w:val="cyan"/>
        </w:rPr>
      </w:pPr>
      <w:r w:rsidRPr="001923D7">
        <w:rPr>
          <w:highlight w:val="cyan"/>
        </w:rPr>
        <w:t xml:space="preserve">Conversely, an author may wish that some content was published on </w:t>
      </w:r>
      <w:r w:rsidRPr="00FA0F0E">
        <w:rPr>
          <w:highlight w:val="cyan"/>
        </w:rPr>
        <w:t xml:space="preserve">paper only. To </w:t>
      </w:r>
      <w:r w:rsidRPr="00F36BA9">
        <w:rPr>
          <w:highlight w:val="cyan"/>
        </w:rPr>
        <w:t>exclude it from being rendered online, highlight it in turquoise. This applies to any content, including an image as shown below.</w:t>
      </w:r>
    </w:p>
    <w:p w14:paraId="140E33E0" w14:textId="77777777" w:rsidR="00831A08" w:rsidRPr="00F36BA9" w:rsidRDefault="00831A08" w:rsidP="00831A08">
      <w:pPr>
        <w:pStyle w:val="Caption"/>
        <w:rPr>
          <w:highlight w:val="cyan"/>
        </w:rPr>
      </w:pPr>
      <w:bookmarkStart w:id="2" w:name="_Ref193102988"/>
      <w:bookmarkStart w:id="3" w:name="figForPaper"/>
      <w:r w:rsidRPr="00953C43">
        <w:rPr>
          <w:b/>
          <w:bCs/>
          <w:highlight w:val="cyan"/>
        </w:rPr>
        <w:t xml:space="preserve">Figure </w:t>
      </w:r>
      <w:r w:rsidRPr="00953C43">
        <w:rPr>
          <w:b/>
          <w:bCs/>
          <w:highlight w:val="cyan"/>
        </w:rPr>
        <w:fldChar w:fldCharType="begin"/>
      </w:r>
      <w:r w:rsidRPr="00953C43">
        <w:rPr>
          <w:b/>
          <w:bCs/>
          <w:highlight w:val="cyan"/>
        </w:rPr>
        <w:instrText xml:space="preserve"> SEQ Figure \* ARABIC </w:instrText>
      </w:r>
      <w:r w:rsidRPr="00953C43">
        <w:rPr>
          <w:b/>
          <w:bCs/>
          <w:highlight w:val="cyan"/>
        </w:rPr>
        <w:fldChar w:fldCharType="separate"/>
      </w:r>
      <w:r>
        <w:rPr>
          <w:b/>
          <w:bCs/>
          <w:noProof/>
          <w:highlight w:val="cyan"/>
        </w:rPr>
        <w:t>2</w:t>
      </w:r>
      <w:r w:rsidRPr="00953C43">
        <w:rPr>
          <w:b/>
          <w:bCs/>
          <w:highlight w:val="cyan"/>
        </w:rPr>
        <w:fldChar w:fldCharType="end"/>
      </w:r>
      <w:bookmarkEnd w:id="2"/>
      <w:r w:rsidRPr="00953C43">
        <w:rPr>
          <w:b/>
          <w:bCs/>
          <w:highlight w:val="cyan"/>
        </w:rPr>
        <w:t>:</w:t>
      </w:r>
      <w:r w:rsidRPr="00F36BA9">
        <w:rPr>
          <w:highlight w:val="cyan"/>
        </w:rPr>
        <w:t xml:space="preserve"> Image of an orange. Author unknown.</w:t>
      </w:r>
    </w:p>
    <w:bookmarkEnd w:id="3"/>
    <w:p w14:paraId="7FE8C2DB" w14:textId="77777777" w:rsidR="00831A08" w:rsidRPr="00F36BA9" w:rsidRDefault="00831A08" w:rsidP="00831A08">
      <w:pPr>
        <w:pStyle w:val="BodyText"/>
        <w:rPr>
          <w:highlight w:val="cyan"/>
        </w:rPr>
      </w:pPr>
      <w:r w:rsidRPr="00F36BA9">
        <w:rPr>
          <w:noProof/>
          <w:highlight w:val="cyan"/>
        </w:rPr>
        <w:lastRenderedPageBreak/>
        <w:drawing>
          <wp:inline distT="0" distB="0" distL="0" distR="0" wp14:anchorId="6C936D5A" wp14:editId="6ED70CFB">
            <wp:extent cx="1504950" cy="1504950"/>
            <wp:effectExtent l="0" t="0" r="0" b="0"/>
            <wp:docPr id="486604714" name="Picture 2" descr="A black and white drawing of an ora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04714" name="Picture 2" descr="A black and white drawing of an oran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831A08" w:rsidRPr="00F36BA9" w14:paraId="65E9AE44" w14:textId="77777777" w:rsidTr="00541769">
        <w:tc>
          <w:tcPr>
            <w:tcW w:w="1525" w:type="dxa"/>
          </w:tcPr>
          <w:p w14:paraId="1F884B63" w14:textId="77777777" w:rsidR="00831A08" w:rsidRPr="00F36BA9" w:rsidRDefault="00831A08" w:rsidP="00541769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##Paper-input</w:t>
            </w:r>
          </w:p>
        </w:tc>
        <w:tc>
          <w:tcPr>
            <w:tcW w:w="7825" w:type="dxa"/>
          </w:tcPr>
          <w:p w14:paraId="4AC0EA4F" w14:textId="33697CAA" w:rsidR="00831A08" w:rsidRPr="00F36BA9" w:rsidRDefault="00831A08" w:rsidP="00541769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./assets/</w:t>
            </w:r>
            <w:r w:rsidR="00A44783" w:rsidRPr="00974053">
              <w:rPr>
                <w:sz w:val="18"/>
                <w:szCs w:val="18"/>
                <w:highlight w:val="cyan"/>
              </w:rPr>
              <w:t>02_assets_and_links</w:t>
            </w:r>
            <w:r w:rsidRPr="00F36BA9">
              <w:rPr>
                <w:sz w:val="18"/>
                <w:szCs w:val="18"/>
                <w:highlight w:val="cyan"/>
              </w:rPr>
              <w:t>/orange_black_and_white.png</w:t>
            </w:r>
          </w:p>
        </w:tc>
      </w:tr>
      <w:tr w:rsidR="00831A08" w:rsidRPr="00F36BA9" w14:paraId="6764A354" w14:textId="77777777" w:rsidTr="00541769">
        <w:tc>
          <w:tcPr>
            <w:tcW w:w="1525" w:type="dxa"/>
          </w:tcPr>
          <w:p w14:paraId="50CF512D" w14:textId="77777777" w:rsidR="00831A08" w:rsidRPr="00F36BA9" w:rsidRDefault="00831A08" w:rsidP="00541769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##Source</w:t>
            </w:r>
          </w:p>
        </w:tc>
        <w:tc>
          <w:tcPr>
            <w:tcW w:w="7825" w:type="dxa"/>
          </w:tcPr>
          <w:p w14:paraId="3C6A0975" w14:textId="77777777" w:rsidR="00831A08" w:rsidRDefault="00831A08" w:rsidP="00541769">
            <w:pPr>
              <w:pStyle w:val="Compact"/>
            </w:pPr>
            <w:hyperlink r:id="rId15" w:history="1">
              <w:r w:rsidRPr="00F36BA9">
                <w:rPr>
                  <w:rStyle w:val="Hyperlink"/>
                  <w:rFonts w:cstheme="majorHAnsi"/>
                  <w:sz w:val="18"/>
                  <w:szCs w:val="18"/>
                  <w:highlight w:val="cyan"/>
                </w:rPr>
                <w:t>https://web.archive.org/web/20240226071359/https://freesvg.org/drawing-of-an-orange</w:t>
              </w:r>
            </w:hyperlink>
            <w:r w:rsidRPr="00F36BA9">
              <w:rPr>
                <w:rFonts w:cstheme="majorHAnsi"/>
                <w:sz w:val="18"/>
                <w:szCs w:val="18"/>
                <w:highlight w:val="cyan"/>
              </w:rPr>
              <w:br/>
              <w:t>Published under CC0 1.0 Public Domain (</w:t>
            </w:r>
            <w:hyperlink r:id="rId16" w:history="1">
              <w:r w:rsidRPr="00F36BA9">
                <w:rPr>
                  <w:rStyle w:val="Hyperlink"/>
                  <w:rFonts w:cstheme="majorHAnsi"/>
                  <w:sz w:val="18"/>
                  <w:szCs w:val="18"/>
                  <w:highlight w:val="cyan"/>
                </w:rPr>
                <w:t>https://creativecommons.org/publicdomain/</w:t>
              </w:r>
            </w:hyperlink>
          </w:p>
          <w:p w14:paraId="4AF9ACBD" w14:textId="77777777" w:rsidR="00831A08" w:rsidRPr="00F36BA9" w:rsidRDefault="00831A08" w:rsidP="00541769">
            <w:pPr>
              <w:pStyle w:val="Compact"/>
              <w:rPr>
                <w:rFonts w:cstheme="majorHAnsi"/>
                <w:sz w:val="18"/>
                <w:szCs w:val="18"/>
                <w:highlight w:val="cyan"/>
              </w:rPr>
            </w:pPr>
            <w:hyperlink r:id="rId17" w:history="1">
              <w:r w:rsidRPr="00D41867">
                <w:rPr>
                  <w:rStyle w:val="Hyperlink"/>
                </w:rPr>
                <w:t>https://openclipart.org/share</w:t>
              </w:r>
            </w:hyperlink>
            <w:r w:rsidRPr="00F36BA9">
              <w:rPr>
                <w:rFonts w:cstheme="majorHAnsi"/>
                <w:sz w:val="18"/>
                <w:szCs w:val="18"/>
                <w:highlight w:val="cyan"/>
              </w:rPr>
              <w:t>)</w:t>
            </w:r>
          </w:p>
        </w:tc>
      </w:tr>
      <w:tr w:rsidR="00831A08" w:rsidRPr="00F36BA9" w14:paraId="7CB6E81B" w14:textId="77777777" w:rsidTr="00541769">
        <w:tc>
          <w:tcPr>
            <w:tcW w:w="1525" w:type="dxa"/>
          </w:tcPr>
          <w:p w14:paraId="1ADAB119" w14:textId="77777777" w:rsidR="00831A08" w:rsidRPr="00F36BA9" w:rsidRDefault="00831A08" w:rsidP="00541769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##Author</w:t>
            </w:r>
          </w:p>
        </w:tc>
        <w:tc>
          <w:tcPr>
            <w:tcW w:w="7825" w:type="dxa"/>
          </w:tcPr>
          <w:p w14:paraId="52C8CEEB" w14:textId="77777777" w:rsidR="00831A08" w:rsidRPr="00F36BA9" w:rsidRDefault="00831A08" w:rsidP="00541769">
            <w:pPr>
              <w:pStyle w:val="Compact"/>
              <w:rPr>
                <w:rFonts w:cstheme="majorHAnsi"/>
                <w:sz w:val="18"/>
                <w:szCs w:val="18"/>
                <w:highlight w:val="cyan"/>
              </w:rPr>
            </w:pPr>
            <w:r>
              <w:rPr>
                <w:rFonts w:eastAsia="Times New Roman" w:cstheme="majorHAnsi"/>
                <w:sz w:val="18"/>
                <w:szCs w:val="18"/>
                <w:highlight w:val="cyan"/>
              </w:rPr>
              <w:t>Unknown</w:t>
            </w:r>
          </w:p>
        </w:tc>
      </w:tr>
      <w:tr w:rsidR="00831A08" w:rsidRPr="00E04233" w14:paraId="6B7D71D4" w14:textId="77777777" w:rsidTr="00541769">
        <w:tc>
          <w:tcPr>
            <w:tcW w:w="1525" w:type="dxa"/>
          </w:tcPr>
          <w:p w14:paraId="0FF352BE" w14:textId="77777777" w:rsidR="00831A08" w:rsidRPr="00F36BA9" w:rsidRDefault="00831A08" w:rsidP="00541769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##Alt-text</w:t>
            </w:r>
          </w:p>
        </w:tc>
        <w:tc>
          <w:tcPr>
            <w:tcW w:w="7825" w:type="dxa"/>
          </w:tcPr>
          <w:p w14:paraId="04B9EB1D" w14:textId="77777777" w:rsidR="00831A08" w:rsidRPr="00F36BA9" w:rsidRDefault="00831A08" w:rsidP="00541769">
            <w:pPr>
              <w:pStyle w:val="Compact"/>
              <w:rPr>
                <w:rFonts w:cstheme="majorHAnsi"/>
                <w:sz w:val="18"/>
                <w:szCs w:val="18"/>
                <w:highlight w:val="cyan"/>
              </w:rPr>
            </w:pPr>
            <w:r>
              <w:rPr>
                <w:rFonts w:eastAsia="Times New Roman" w:cstheme="majorHAnsi"/>
                <w:sz w:val="18"/>
                <w:szCs w:val="18"/>
                <w:highlight w:val="cyan"/>
              </w:rPr>
              <w:t>Black and white</w:t>
            </w:r>
            <w:r w:rsidRPr="00F36BA9">
              <w:rPr>
                <w:rFonts w:eastAsia="Times New Roman" w:cstheme="majorHAnsi"/>
                <w:sz w:val="18"/>
                <w:szCs w:val="18"/>
                <w:highlight w:val="cyan"/>
              </w:rPr>
              <w:t xml:space="preserve"> drawing of an orange</w:t>
            </w:r>
          </w:p>
        </w:tc>
      </w:tr>
    </w:tbl>
    <w:p w14:paraId="3AAAED3D" w14:textId="77777777" w:rsidR="002F6B61" w:rsidRDefault="002F6B61" w:rsidP="002F6B61">
      <w:pPr>
        <w:pStyle w:val="BodyText"/>
      </w:pPr>
    </w:p>
    <w:p w14:paraId="4A5C2336" w14:textId="77777777" w:rsidR="002F6B61" w:rsidRPr="009E4424" w:rsidRDefault="002F6B61" w:rsidP="002F6B61">
      <w:pPr>
        <w:pStyle w:val="Heading3"/>
      </w:pPr>
      <w:r>
        <w:t>Asset for digital and paper</w:t>
      </w:r>
    </w:p>
    <w:p w14:paraId="4BBFB797" w14:textId="77777777" w:rsidR="002F6B61" w:rsidRDefault="002F6B61" w:rsidP="002F6B61">
      <w:pPr>
        <w:pStyle w:val="BodyText"/>
        <w:jc w:val="both"/>
      </w:pPr>
      <w:r>
        <w:t>Content.</w:t>
      </w:r>
    </w:p>
    <w:p w14:paraId="14F3080E" w14:textId="77777777" w:rsidR="002F6B61" w:rsidRDefault="002F6B61" w:rsidP="002F6B61">
      <w:pPr>
        <w:pStyle w:val="Caption"/>
      </w:pPr>
      <w:bookmarkStart w:id="4" w:name="_Ref193103002"/>
      <w:bookmarkStart w:id="5" w:name="figForDigitalAndPaper"/>
      <w:r w:rsidRPr="00EC3551">
        <w:rPr>
          <w:b/>
          <w:bCs/>
        </w:rPr>
        <w:t xml:space="preserve">Figure </w:t>
      </w:r>
      <w:r w:rsidRPr="00EC3551">
        <w:rPr>
          <w:b/>
          <w:bCs/>
        </w:rPr>
        <w:fldChar w:fldCharType="begin"/>
      </w:r>
      <w:r w:rsidRPr="00EC3551">
        <w:rPr>
          <w:b/>
          <w:bCs/>
        </w:rPr>
        <w:instrText xml:space="preserve"> SEQ Figure \* ARABIC </w:instrText>
      </w:r>
      <w:r w:rsidRPr="00EC3551">
        <w:rPr>
          <w:b/>
          <w:bCs/>
        </w:rPr>
        <w:fldChar w:fldCharType="separate"/>
      </w:r>
      <w:r>
        <w:rPr>
          <w:b/>
          <w:bCs/>
          <w:noProof/>
        </w:rPr>
        <w:t>3</w:t>
      </w:r>
      <w:r w:rsidRPr="00EC3551">
        <w:rPr>
          <w:b/>
          <w:bCs/>
          <w:noProof/>
        </w:rPr>
        <w:fldChar w:fldCharType="end"/>
      </w:r>
      <w:bookmarkEnd w:id="4"/>
      <w:r w:rsidRPr="00EC3551">
        <w:rPr>
          <w:b/>
          <w:bCs/>
        </w:rPr>
        <w:t>:</w:t>
      </w:r>
      <w:r>
        <w:t xml:space="preserve"> An example of an image.</w:t>
      </w:r>
    </w:p>
    <w:bookmarkEnd w:id="5"/>
    <w:p w14:paraId="4A88BFA7" w14:textId="77777777" w:rsidR="002F6B61" w:rsidRDefault="002F6B61" w:rsidP="002F6B61">
      <w:pPr>
        <w:pStyle w:val="BodyText"/>
        <w:jc w:val="both"/>
      </w:pPr>
      <w:r>
        <w:rPr>
          <w:noProof/>
        </w:rPr>
        <w:drawing>
          <wp:inline distT="0" distB="0" distL="0" distR="0" wp14:anchorId="13BF2F5F" wp14:editId="28891619">
            <wp:extent cx="1397635" cy="1181100"/>
            <wp:effectExtent l="0" t="0" r="0" b="0"/>
            <wp:docPr id="1" name="Picture 1" descr="A red blue and grey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blue and grey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740" cy="118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2F6B61" w:rsidRPr="00C258D7" w14:paraId="12B7A080" w14:textId="77777777" w:rsidTr="005110CB">
        <w:trPr>
          <w:trHeight w:val="300"/>
        </w:trPr>
        <w:tc>
          <w:tcPr>
            <w:tcW w:w="1345" w:type="dxa"/>
            <w:shd w:val="clear" w:color="auto" w:fill="auto"/>
            <w:hideMark/>
          </w:tcPr>
          <w:p w14:paraId="7B2D36D7" w14:textId="77777777" w:rsidR="002F6B61" w:rsidRPr="00A011A8" w:rsidRDefault="002F6B61" w:rsidP="005110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011A8">
              <w:rPr>
                <w:sz w:val="16"/>
                <w:szCs w:val="16"/>
              </w:rPr>
              <w:t>##Digital-input</w:t>
            </w:r>
          </w:p>
        </w:tc>
        <w:tc>
          <w:tcPr>
            <w:tcW w:w="8000" w:type="dxa"/>
            <w:shd w:val="clear" w:color="auto" w:fill="auto"/>
          </w:tcPr>
          <w:p w14:paraId="109DD9C2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A011A8">
              <w:rPr>
                <w:sz w:val="16"/>
                <w:szCs w:val="16"/>
                <w:lang w:val="fr-FR"/>
              </w:rPr>
              <w:t>./</w:t>
            </w:r>
            <w:del w:id="6" w:author="Pawel KAMINSKI" w:date="2024-06-17T11:16:00Z">
              <w:r w:rsidRPr="00A011A8" w:rsidDel="00F47204">
                <w:rPr>
                  <w:sz w:val="16"/>
                  <w:szCs w:val="16"/>
                  <w:lang w:val="fr-FR"/>
                </w:rPr>
                <w:delText>images</w:delText>
              </w:r>
            </w:del>
            <w:ins w:id="7" w:author="Pawel KAMINSKI" w:date="2024-06-17T11:16:00Z">
              <w:r w:rsidRPr="00A011A8">
                <w:rPr>
                  <w:sz w:val="16"/>
                  <w:szCs w:val="16"/>
                  <w:lang w:val="fr-FR"/>
                </w:rPr>
                <w:t>assets</w:t>
              </w:r>
            </w:ins>
            <w:r w:rsidRPr="00A011A8">
              <w:rPr>
                <w:sz w:val="16"/>
                <w:szCs w:val="16"/>
                <w:lang w:val="fr-FR"/>
              </w:rPr>
              <w:t>/</w:t>
            </w:r>
            <w:proofErr w:type="spellStart"/>
            <w:r w:rsidRPr="00A011A8">
              <w:rPr>
                <w:sz w:val="16"/>
                <w:szCs w:val="16"/>
                <w:lang w:val="fr-FR"/>
              </w:rPr>
              <w:t>common</w:t>
            </w:r>
            <w:proofErr w:type="spellEnd"/>
            <w:ins w:id="8" w:author="Pawel KAMINSKI" w:date="2024-06-17T11:17:00Z">
              <w:r w:rsidRPr="00A011A8">
                <w:rPr>
                  <w:sz w:val="16"/>
                  <w:szCs w:val="16"/>
                  <w:lang w:val="fr-FR"/>
                </w:rPr>
                <w:t>/</w:t>
              </w:r>
            </w:ins>
            <w:r w:rsidRPr="00A011A8">
              <w:rPr>
                <w:sz w:val="16"/>
                <w:szCs w:val="16"/>
                <w:lang w:val="fr-FR"/>
              </w:rPr>
              <w:t>uni_logo.png</w:t>
            </w:r>
          </w:p>
        </w:tc>
      </w:tr>
      <w:tr w:rsidR="002F6B61" w:rsidRPr="00C258D7" w14:paraId="3FFD115F" w14:textId="77777777" w:rsidTr="005110CB">
        <w:trPr>
          <w:trHeight w:val="300"/>
        </w:trPr>
        <w:tc>
          <w:tcPr>
            <w:tcW w:w="1345" w:type="dxa"/>
            <w:shd w:val="clear" w:color="auto" w:fill="auto"/>
          </w:tcPr>
          <w:p w14:paraId="29950ABE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A011A8">
              <w:rPr>
                <w:sz w:val="16"/>
                <w:szCs w:val="16"/>
              </w:rPr>
              <w:t>##Paper-input</w:t>
            </w:r>
          </w:p>
        </w:tc>
        <w:tc>
          <w:tcPr>
            <w:tcW w:w="8000" w:type="dxa"/>
            <w:shd w:val="clear" w:color="auto" w:fill="auto"/>
          </w:tcPr>
          <w:p w14:paraId="55C9F65C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A011A8">
              <w:rPr>
                <w:sz w:val="16"/>
                <w:szCs w:val="16"/>
                <w:lang w:val="fr-FR"/>
              </w:rPr>
              <w:t>./</w:t>
            </w:r>
            <w:del w:id="9" w:author="Pawel KAMINSKI" w:date="2024-06-17T11:16:00Z">
              <w:r w:rsidRPr="00A011A8" w:rsidDel="00F47204">
                <w:rPr>
                  <w:sz w:val="16"/>
                  <w:szCs w:val="16"/>
                  <w:lang w:val="fr-FR"/>
                </w:rPr>
                <w:delText>images</w:delText>
              </w:r>
            </w:del>
            <w:ins w:id="10" w:author="Pawel KAMINSKI" w:date="2024-06-17T11:16:00Z">
              <w:r w:rsidRPr="00A011A8">
                <w:rPr>
                  <w:sz w:val="16"/>
                  <w:szCs w:val="16"/>
                  <w:lang w:val="fr-FR"/>
                </w:rPr>
                <w:t>assets</w:t>
              </w:r>
            </w:ins>
            <w:r w:rsidRPr="00A011A8">
              <w:rPr>
                <w:sz w:val="16"/>
                <w:szCs w:val="16"/>
                <w:lang w:val="fr-FR"/>
              </w:rPr>
              <w:t>/</w:t>
            </w:r>
            <w:proofErr w:type="spellStart"/>
            <w:r w:rsidRPr="00A011A8">
              <w:rPr>
                <w:sz w:val="16"/>
                <w:szCs w:val="16"/>
                <w:lang w:val="fr-FR"/>
              </w:rPr>
              <w:t>common</w:t>
            </w:r>
            <w:proofErr w:type="spellEnd"/>
            <w:ins w:id="11" w:author="Pawel KAMINSKI" w:date="2024-06-17T11:17:00Z">
              <w:r w:rsidRPr="00A011A8">
                <w:rPr>
                  <w:sz w:val="16"/>
                  <w:szCs w:val="16"/>
                  <w:lang w:val="fr-FR"/>
                </w:rPr>
                <w:t>/</w:t>
              </w:r>
            </w:ins>
            <w:r w:rsidRPr="00A011A8">
              <w:rPr>
                <w:sz w:val="16"/>
                <w:szCs w:val="16"/>
                <w:lang w:val="fr-FR"/>
              </w:rPr>
              <w:t>uni_logo.png</w:t>
            </w:r>
          </w:p>
        </w:tc>
      </w:tr>
      <w:tr w:rsidR="002F6B61" w:rsidRPr="00C258D7" w14:paraId="326AF581" w14:textId="77777777" w:rsidTr="005110CB">
        <w:trPr>
          <w:trHeight w:val="300"/>
        </w:trPr>
        <w:tc>
          <w:tcPr>
            <w:tcW w:w="1345" w:type="dxa"/>
            <w:shd w:val="clear" w:color="auto" w:fill="auto"/>
          </w:tcPr>
          <w:p w14:paraId="6A903D34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A011A8">
              <w:rPr>
                <w:sz w:val="16"/>
                <w:szCs w:val="16"/>
              </w:rPr>
              <w:t>##Source</w:t>
            </w:r>
          </w:p>
        </w:tc>
        <w:tc>
          <w:tcPr>
            <w:tcW w:w="8000" w:type="dxa"/>
            <w:shd w:val="clear" w:color="auto" w:fill="auto"/>
          </w:tcPr>
          <w:p w14:paraId="3A88EFF9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A011A8">
              <w:rPr>
                <w:rFonts w:cstheme="majorHAnsi"/>
                <w:sz w:val="16"/>
                <w:szCs w:val="16"/>
                <w:lang w:val="fr-FR"/>
              </w:rPr>
              <w:t>https://en.m.wikipedia.org/wiki/File:University_of_Luxembourg_logo_(fr).svg</w:t>
            </w:r>
          </w:p>
        </w:tc>
      </w:tr>
      <w:tr w:rsidR="002F6B61" w:rsidRPr="007B2903" w14:paraId="66CAF8FF" w14:textId="77777777" w:rsidTr="005110CB">
        <w:trPr>
          <w:trHeight w:val="300"/>
        </w:trPr>
        <w:tc>
          <w:tcPr>
            <w:tcW w:w="1345" w:type="dxa"/>
            <w:shd w:val="clear" w:color="auto" w:fill="auto"/>
          </w:tcPr>
          <w:p w14:paraId="4C592BBB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A011A8">
              <w:rPr>
                <w:sz w:val="16"/>
                <w:szCs w:val="16"/>
              </w:rPr>
              <w:t>##Alt-text</w:t>
            </w:r>
          </w:p>
        </w:tc>
        <w:tc>
          <w:tcPr>
            <w:tcW w:w="8000" w:type="dxa"/>
            <w:shd w:val="clear" w:color="auto" w:fill="auto"/>
          </w:tcPr>
          <w:p w14:paraId="13EF84EB" w14:textId="77777777" w:rsidR="002F6B61" w:rsidRPr="00A011A8" w:rsidRDefault="002F6B61" w:rsidP="005110CB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A011A8">
              <w:rPr>
                <w:rFonts w:eastAsia="Times New Roman" w:cstheme="majorHAnsi"/>
                <w:sz w:val="16"/>
                <w:szCs w:val="16"/>
              </w:rPr>
              <w:t>Logo of University of Luxembourg in French pointing to the uni.lu website</w:t>
            </w:r>
          </w:p>
        </w:tc>
      </w:tr>
    </w:tbl>
    <w:p w14:paraId="14015F65" w14:textId="77777777" w:rsidR="00831A08" w:rsidRDefault="00831A08" w:rsidP="008724BB">
      <w:pPr>
        <w:pStyle w:val="BodyText"/>
      </w:pPr>
    </w:p>
    <w:p w14:paraId="406213F7" w14:textId="6FAFCCE7" w:rsidR="00BD4239" w:rsidRDefault="00465DAC" w:rsidP="00316D29">
      <w:pPr>
        <w:pStyle w:val="Heading3"/>
      </w:pPr>
      <w:r>
        <w:t>Figure numbering</w:t>
      </w:r>
    </w:p>
    <w:p w14:paraId="4BE5C8F6" w14:textId="597D70CA" w:rsidR="0093030E" w:rsidRPr="00920094" w:rsidRDefault="0093030E" w:rsidP="008724BB">
      <w:pPr>
        <w:pStyle w:val="BodyText"/>
      </w:pPr>
      <w:r w:rsidRPr="00920094">
        <w:t>Link to 1</w:t>
      </w:r>
      <w:r w:rsidRPr="00920094">
        <w:rPr>
          <w:vertAlign w:val="superscript"/>
        </w:rPr>
        <w:t>st</w:t>
      </w:r>
      <w:r w:rsidRPr="00920094">
        <w:t xml:space="preserve"> asset (NOT on paper, 1</w:t>
      </w:r>
      <w:r w:rsidRPr="00920094">
        <w:rPr>
          <w:vertAlign w:val="superscript"/>
        </w:rPr>
        <w:t>st</w:t>
      </w:r>
      <w:r w:rsidRPr="00920094">
        <w:t xml:space="preserve"> in digital)</w:t>
      </w:r>
      <w:r w:rsidR="004A77E5" w:rsidRPr="00920094">
        <w:t xml:space="preserve">: </w:t>
      </w:r>
      <w:r w:rsidR="00920094" w:rsidRPr="00920094">
        <w:t xml:space="preserve">cross-ref </w:t>
      </w:r>
      <w:r w:rsidR="004A77E5" w:rsidRPr="00920094">
        <w:fldChar w:fldCharType="begin"/>
      </w:r>
      <w:r w:rsidR="004A77E5" w:rsidRPr="00920094">
        <w:instrText xml:space="preserve"> REF _Ref193102947 \h </w:instrText>
      </w:r>
      <w:r w:rsidR="00920094">
        <w:instrText xml:space="preserve"> \* MERGEFORMAT </w:instrText>
      </w:r>
      <w:r w:rsidR="004A77E5" w:rsidRPr="00920094">
        <w:fldChar w:fldCharType="separate"/>
      </w:r>
      <w:r w:rsidR="004A77E5" w:rsidRPr="00920094">
        <w:rPr>
          <w:b/>
          <w:bCs/>
        </w:rPr>
        <w:t xml:space="preserve">Figure </w:t>
      </w:r>
      <w:r w:rsidR="004A77E5" w:rsidRPr="00920094">
        <w:rPr>
          <w:b/>
          <w:bCs/>
          <w:noProof/>
        </w:rPr>
        <w:t>1</w:t>
      </w:r>
      <w:r w:rsidR="004A77E5" w:rsidRPr="00920094">
        <w:fldChar w:fldCharType="end"/>
      </w:r>
      <w:r w:rsidR="00226A69">
        <w:t xml:space="preserve"> and </w:t>
      </w:r>
      <w:hyperlink w:anchor="figForDigital" w:history="1">
        <w:r w:rsidR="00C258D7">
          <w:rPr>
            <w:rStyle w:val="Hyperlink"/>
          </w:rPr>
          <w:t xml:space="preserve">link to </w:t>
        </w:r>
        <w:proofErr w:type="spellStart"/>
        <w:r w:rsidR="00C258D7">
          <w:rPr>
            <w:rStyle w:val="Hyperlink"/>
          </w:rPr>
          <w:t>figFo</w:t>
        </w:r>
        <w:r w:rsidR="00C258D7">
          <w:rPr>
            <w:rStyle w:val="Hyperlink"/>
          </w:rPr>
          <w:t>r</w:t>
        </w:r>
        <w:r w:rsidR="00C258D7">
          <w:rPr>
            <w:rStyle w:val="Hyperlink"/>
          </w:rPr>
          <w:t>Digital</w:t>
        </w:r>
        <w:proofErr w:type="spellEnd"/>
        <w:r w:rsidR="00C258D7">
          <w:rPr>
            <w:rStyle w:val="Hyperlink"/>
          </w:rPr>
          <w:t xml:space="preserve"> bookmark</w:t>
        </w:r>
      </w:hyperlink>
      <w:r w:rsidR="00226A69">
        <w:t xml:space="preserve"> </w:t>
      </w:r>
    </w:p>
    <w:p w14:paraId="50EF54EB" w14:textId="34DF357C" w:rsidR="00DA1B3E" w:rsidRPr="00920094" w:rsidRDefault="0093030E" w:rsidP="008724BB">
      <w:pPr>
        <w:pStyle w:val="BodyText"/>
      </w:pPr>
      <w:r w:rsidRPr="00920094">
        <w:t xml:space="preserve">Link to </w:t>
      </w:r>
      <w:r w:rsidR="002F6B61" w:rsidRPr="00920094">
        <w:t>2</w:t>
      </w:r>
      <w:r w:rsidR="002F6B61" w:rsidRPr="00920094">
        <w:rPr>
          <w:vertAlign w:val="superscript"/>
        </w:rPr>
        <w:t>nd</w:t>
      </w:r>
      <w:r w:rsidR="001E5694" w:rsidRPr="00920094">
        <w:t xml:space="preserve"> </w:t>
      </w:r>
      <w:r w:rsidRPr="00920094">
        <w:t>asset (</w:t>
      </w:r>
      <w:r w:rsidR="002F6B61" w:rsidRPr="00920094">
        <w:t>1</w:t>
      </w:r>
      <w:r w:rsidR="002F6B61" w:rsidRPr="00920094">
        <w:rPr>
          <w:vertAlign w:val="superscript"/>
        </w:rPr>
        <w:t>st</w:t>
      </w:r>
      <w:r w:rsidR="002F6B61" w:rsidRPr="00920094">
        <w:t xml:space="preserve"> </w:t>
      </w:r>
      <w:r w:rsidRPr="00920094">
        <w:t>on paper</w:t>
      </w:r>
      <w:r w:rsidR="00D4439C" w:rsidRPr="00920094">
        <w:t>, NOT in digital)</w:t>
      </w:r>
      <w:r w:rsidR="004A77E5" w:rsidRPr="00920094">
        <w:t xml:space="preserve">: </w:t>
      </w:r>
      <w:r w:rsidR="00920094" w:rsidRPr="00920094">
        <w:t xml:space="preserve">cross-ref </w:t>
      </w:r>
      <w:r w:rsidR="00920094" w:rsidRPr="00920094">
        <w:fldChar w:fldCharType="begin"/>
      </w:r>
      <w:r w:rsidR="00920094" w:rsidRPr="00920094">
        <w:instrText xml:space="preserve"> REF _Ref193102988 \h </w:instrText>
      </w:r>
      <w:r w:rsidR="00920094">
        <w:instrText xml:space="preserve"> \* MERGEFORMAT </w:instrText>
      </w:r>
      <w:r w:rsidR="00920094" w:rsidRPr="00920094">
        <w:fldChar w:fldCharType="separate"/>
      </w:r>
      <w:r w:rsidR="00920094" w:rsidRPr="00920094">
        <w:rPr>
          <w:b/>
          <w:bCs/>
        </w:rPr>
        <w:t xml:space="preserve">Figure </w:t>
      </w:r>
      <w:r w:rsidR="00920094" w:rsidRPr="00920094">
        <w:rPr>
          <w:b/>
          <w:bCs/>
          <w:noProof/>
        </w:rPr>
        <w:t>2</w:t>
      </w:r>
      <w:r w:rsidR="00920094" w:rsidRPr="00920094">
        <w:fldChar w:fldCharType="end"/>
      </w:r>
      <w:r w:rsidR="00226A69">
        <w:t xml:space="preserve"> and </w:t>
      </w:r>
      <w:hyperlink w:anchor="figForPaper" w:history="1">
        <w:r w:rsidR="00C258D7">
          <w:rPr>
            <w:rStyle w:val="Hyperlink"/>
          </w:rPr>
          <w:t xml:space="preserve">link to </w:t>
        </w:r>
        <w:proofErr w:type="spellStart"/>
        <w:r w:rsidR="00C258D7">
          <w:rPr>
            <w:rStyle w:val="Hyperlink"/>
          </w:rPr>
          <w:t>figForPaper</w:t>
        </w:r>
        <w:proofErr w:type="spellEnd"/>
        <w:r w:rsidR="00C258D7">
          <w:rPr>
            <w:rStyle w:val="Hyperlink"/>
          </w:rPr>
          <w:t xml:space="preserve"> bookmark</w:t>
        </w:r>
      </w:hyperlink>
      <w:r w:rsidR="00226A69">
        <w:t xml:space="preserve"> </w:t>
      </w:r>
    </w:p>
    <w:p w14:paraId="1DBACEA1" w14:textId="5B44F88C" w:rsidR="002F6B61" w:rsidRDefault="002F6B61" w:rsidP="002F6B61">
      <w:pPr>
        <w:pStyle w:val="BodyText"/>
      </w:pPr>
      <w:r w:rsidRPr="00920094">
        <w:t>Link to 3</w:t>
      </w:r>
      <w:r w:rsidRPr="00920094">
        <w:rPr>
          <w:vertAlign w:val="superscript"/>
        </w:rPr>
        <w:t>rd</w:t>
      </w:r>
      <w:r w:rsidRPr="00920094">
        <w:t xml:space="preserve"> asset (2</w:t>
      </w:r>
      <w:r w:rsidRPr="00920094">
        <w:rPr>
          <w:vertAlign w:val="superscript"/>
        </w:rPr>
        <w:t>nd</w:t>
      </w:r>
      <w:r w:rsidRPr="00920094">
        <w:t xml:space="preserve"> on paper, 2</w:t>
      </w:r>
      <w:r w:rsidRPr="00920094">
        <w:rPr>
          <w:vertAlign w:val="superscript"/>
        </w:rPr>
        <w:t>nd</w:t>
      </w:r>
      <w:r w:rsidRPr="00920094">
        <w:t xml:space="preserve"> in digital)</w:t>
      </w:r>
      <w:r w:rsidR="004A77E5" w:rsidRPr="00920094">
        <w:t xml:space="preserve">: </w:t>
      </w:r>
      <w:r w:rsidR="00920094" w:rsidRPr="00920094">
        <w:t xml:space="preserve">cross-ref </w:t>
      </w:r>
      <w:r w:rsidR="00920094" w:rsidRPr="00920094">
        <w:fldChar w:fldCharType="begin"/>
      </w:r>
      <w:r w:rsidR="00920094" w:rsidRPr="00920094">
        <w:instrText xml:space="preserve"> REF _Ref193103002 \h </w:instrText>
      </w:r>
      <w:r w:rsidR="00920094">
        <w:instrText xml:space="preserve"> \* MERGEFORMAT </w:instrText>
      </w:r>
      <w:r w:rsidR="00920094" w:rsidRPr="00920094">
        <w:fldChar w:fldCharType="separate"/>
      </w:r>
      <w:r w:rsidR="00920094" w:rsidRPr="00920094">
        <w:rPr>
          <w:b/>
          <w:bCs/>
        </w:rPr>
        <w:t xml:space="preserve">Figure </w:t>
      </w:r>
      <w:r w:rsidR="00920094" w:rsidRPr="00920094">
        <w:rPr>
          <w:b/>
          <w:bCs/>
          <w:noProof/>
        </w:rPr>
        <w:t>3</w:t>
      </w:r>
      <w:r w:rsidR="00920094" w:rsidRPr="00920094">
        <w:fldChar w:fldCharType="end"/>
      </w:r>
      <w:r w:rsidR="00226A69">
        <w:t xml:space="preserve"> and </w:t>
      </w:r>
      <w:hyperlink w:anchor="figForDigitalAndPaper" w:history="1">
        <w:r w:rsidR="00C258D7">
          <w:rPr>
            <w:rStyle w:val="Hyperlink"/>
          </w:rPr>
          <w:t xml:space="preserve">link to </w:t>
        </w:r>
        <w:proofErr w:type="spellStart"/>
        <w:r w:rsidR="00C258D7">
          <w:rPr>
            <w:rStyle w:val="Hyperlink"/>
          </w:rPr>
          <w:t>figForDigitalAndPaper</w:t>
        </w:r>
        <w:proofErr w:type="spellEnd"/>
        <w:r w:rsidR="00C258D7">
          <w:rPr>
            <w:rStyle w:val="Hyperlink"/>
          </w:rPr>
          <w:t xml:space="preserve"> bookmark</w:t>
        </w:r>
      </w:hyperlink>
      <w:r w:rsidR="00226A69">
        <w:t xml:space="preserve"> </w:t>
      </w:r>
    </w:p>
    <w:p w14:paraId="573BF55A" w14:textId="77777777" w:rsidR="001E5694" w:rsidRDefault="001E5694" w:rsidP="00F25F31">
      <w:pPr>
        <w:pStyle w:val="BodyText"/>
        <w:jc w:val="both"/>
      </w:pPr>
    </w:p>
    <w:p w14:paraId="4B436FCA" w14:textId="77777777" w:rsidR="00BD4239" w:rsidRPr="009E4424" w:rsidRDefault="00BD4239" w:rsidP="00F25F31">
      <w:pPr>
        <w:pStyle w:val="BodyText"/>
        <w:jc w:val="both"/>
      </w:pPr>
    </w:p>
    <w:sectPr w:rsidR="00BD4239" w:rsidRPr="009E442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522DA" w14:textId="77777777" w:rsidR="005A28B9" w:rsidRDefault="005A28B9">
      <w:pPr>
        <w:spacing w:after="0"/>
      </w:pPr>
      <w:r>
        <w:separator/>
      </w:r>
    </w:p>
  </w:endnote>
  <w:endnote w:type="continuationSeparator" w:id="0">
    <w:p w14:paraId="3BF3B27C" w14:textId="77777777" w:rsidR="005A28B9" w:rsidRDefault="005A28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C9178" w14:textId="77777777" w:rsidR="005A28B9" w:rsidRDefault="005A28B9">
      <w:r>
        <w:separator/>
      </w:r>
    </w:p>
  </w:footnote>
  <w:footnote w:type="continuationSeparator" w:id="0">
    <w:p w14:paraId="213922F8" w14:textId="77777777" w:rsidR="005A28B9" w:rsidRDefault="005A2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6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0"/>
  </w:num>
  <w:num w:numId="24" w16cid:durableId="135612909">
    <w:abstractNumId w:val="19"/>
  </w:num>
  <w:num w:numId="25" w16cid:durableId="1802571389">
    <w:abstractNumId w:val="28"/>
  </w:num>
  <w:num w:numId="26" w16cid:durableId="1831215977">
    <w:abstractNumId w:val="17"/>
  </w:num>
  <w:num w:numId="27" w16cid:durableId="1569221027">
    <w:abstractNumId w:val="25"/>
  </w:num>
  <w:num w:numId="28" w16cid:durableId="1929918828">
    <w:abstractNumId w:val="14"/>
  </w:num>
  <w:num w:numId="29" w16cid:durableId="1694188962">
    <w:abstractNumId w:val="13"/>
  </w:num>
  <w:num w:numId="30" w16cid:durableId="1780830196">
    <w:abstractNumId w:val="12"/>
  </w:num>
  <w:num w:numId="31" w16cid:durableId="1011302362">
    <w:abstractNumId w:val="24"/>
  </w:num>
  <w:num w:numId="32" w16cid:durableId="618492491">
    <w:abstractNumId w:val="29"/>
  </w:num>
  <w:num w:numId="33" w16cid:durableId="2018534185">
    <w:abstractNumId w:val="22"/>
  </w:num>
  <w:num w:numId="34" w16cid:durableId="1129012035">
    <w:abstractNumId w:val="23"/>
  </w:num>
  <w:num w:numId="35" w16cid:durableId="445462800">
    <w:abstractNumId w:val="21"/>
  </w:num>
  <w:num w:numId="36" w16cid:durableId="659430093">
    <w:abstractNumId w:val="26"/>
  </w:num>
  <w:num w:numId="37" w16cid:durableId="469515221">
    <w:abstractNumId w:val="15"/>
  </w:num>
  <w:num w:numId="38" w16cid:durableId="1885946313">
    <w:abstractNumId w:val="11"/>
  </w:num>
  <w:num w:numId="39" w16cid:durableId="2002805037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wel KAMINSKI">
    <w15:presenceInfo w15:providerId="AD" w15:userId="S::pawel.kaminski@uni.lu::d0336c22-f4bd-4524-ae20-e461efb9be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1278"/>
    <w:rsid w:val="00002BF7"/>
    <w:rsid w:val="0000330B"/>
    <w:rsid w:val="00005B3B"/>
    <w:rsid w:val="00005BC6"/>
    <w:rsid w:val="00005DC0"/>
    <w:rsid w:val="00006298"/>
    <w:rsid w:val="0000637A"/>
    <w:rsid w:val="00010B60"/>
    <w:rsid w:val="00011103"/>
    <w:rsid w:val="00011C8B"/>
    <w:rsid w:val="00014B0A"/>
    <w:rsid w:val="0002064A"/>
    <w:rsid w:val="000234F8"/>
    <w:rsid w:val="000255DB"/>
    <w:rsid w:val="000311EA"/>
    <w:rsid w:val="00032FA6"/>
    <w:rsid w:val="0003303C"/>
    <w:rsid w:val="00033C94"/>
    <w:rsid w:val="00037AF9"/>
    <w:rsid w:val="00037CD1"/>
    <w:rsid w:val="0004330C"/>
    <w:rsid w:val="0004788D"/>
    <w:rsid w:val="00051451"/>
    <w:rsid w:val="00051D01"/>
    <w:rsid w:val="00061B05"/>
    <w:rsid w:val="00062ADD"/>
    <w:rsid w:val="00063926"/>
    <w:rsid w:val="00067DFF"/>
    <w:rsid w:val="00070737"/>
    <w:rsid w:val="00077905"/>
    <w:rsid w:val="000802D0"/>
    <w:rsid w:val="00081EBE"/>
    <w:rsid w:val="000836E5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62ED"/>
    <w:rsid w:val="000C1D27"/>
    <w:rsid w:val="000C4EC0"/>
    <w:rsid w:val="000C6EB6"/>
    <w:rsid w:val="000D027D"/>
    <w:rsid w:val="000D0DA8"/>
    <w:rsid w:val="000D57F3"/>
    <w:rsid w:val="000D741A"/>
    <w:rsid w:val="000E126D"/>
    <w:rsid w:val="000E3032"/>
    <w:rsid w:val="000E65D8"/>
    <w:rsid w:val="000F50BA"/>
    <w:rsid w:val="000F5233"/>
    <w:rsid w:val="000F615A"/>
    <w:rsid w:val="000F66F7"/>
    <w:rsid w:val="000F6E81"/>
    <w:rsid w:val="001007A2"/>
    <w:rsid w:val="00100E92"/>
    <w:rsid w:val="00104D94"/>
    <w:rsid w:val="001057BE"/>
    <w:rsid w:val="00106BCE"/>
    <w:rsid w:val="00110C3B"/>
    <w:rsid w:val="00112717"/>
    <w:rsid w:val="00113FFA"/>
    <w:rsid w:val="0012241B"/>
    <w:rsid w:val="00124B68"/>
    <w:rsid w:val="00130C5F"/>
    <w:rsid w:val="00131856"/>
    <w:rsid w:val="001351AC"/>
    <w:rsid w:val="00136FFB"/>
    <w:rsid w:val="00137336"/>
    <w:rsid w:val="00140730"/>
    <w:rsid w:val="00143017"/>
    <w:rsid w:val="001453EC"/>
    <w:rsid w:val="00151747"/>
    <w:rsid w:val="00152DB5"/>
    <w:rsid w:val="001575A6"/>
    <w:rsid w:val="00160414"/>
    <w:rsid w:val="00160AC7"/>
    <w:rsid w:val="00160E53"/>
    <w:rsid w:val="00161AEE"/>
    <w:rsid w:val="0017541B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A1F"/>
    <w:rsid w:val="001A3AA4"/>
    <w:rsid w:val="001A4452"/>
    <w:rsid w:val="001A4C84"/>
    <w:rsid w:val="001A6CDE"/>
    <w:rsid w:val="001B27C4"/>
    <w:rsid w:val="001B285E"/>
    <w:rsid w:val="001B28B7"/>
    <w:rsid w:val="001B3C93"/>
    <w:rsid w:val="001B7183"/>
    <w:rsid w:val="001C0073"/>
    <w:rsid w:val="001C1387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E5694"/>
    <w:rsid w:val="001F1E1A"/>
    <w:rsid w:val="0020179E"/>
    <w:rsid w:val="00201AAC"/>
    <w:rsid w:val="00202F10"/>
    <w:rsid w:val="00205C6A"/>
    <w:rsid w:val="00207774"/>
    <w:rsid w:val="002108AE"/>
    <w:rsid w:val="00210DCB"/>
    <w:rsid w:val="00212D1A"/>
    <w:rsid w:val="0021578D"/>
    <w:rsid w:val="002158AA"/>
    <w:rsid w:val="00221600"/>
    <w:rsid w:val="00223FDC"/>
    <w:rsid w:val="0022525C"/>
    <w:rsid w:val="00226A69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CBB"/>
    <w:rsid w:val="002937D5"/>
    <w:rsid w:val="00294404"/>
    <w:rsid w:val="00294D53"/>
    <w:rsid w:val="00295193"/>
    <w:rsid w:val="00295B63"/>
    <w:rsid w:val="00295FC4"/>
    <w:rsid w:val="002A0F2C"/>
    <w:rsid w:val="002A3E8D"/>
    <w:rsid w:val="002A4602"/>
    <w:rsid w:val="002A475C"/>
    <w:rsid w:val="002A79B8"/>
    <w:rsid w:val="002B1088"/>
    <w:rsid w:val="002B164B"/>
    <w:rsid w:val="002B2471"/>
    <w:rsid w:val="002B2715"/>
    <w:rsid w:val="002B2F95"/>
    <w:rsid w:val="002B325E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F0FE7"/>
    <w:rsid w:val="002F1333"/>
    <w:rsid w:val="002F2D10"/>
    <w:rsid w:val="002F36A1"/>
    <w:rsid w:val="002F4335"/>
    <w:rsid w:val="002F6B61"/>
    <w:rsid w:val="002F6B6F"/>
    <w:rsid w:val="003001DF"/>
    <w:rsid w:val="003033DD"/>
    <w:rsid w:val="003061F8"/>
    <w:rsid w:val="00316D29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35A3"/>
    <w:rsid w:val="00345E6F"/>
    <w:rsid w:val="00347550"/>
    <w:rsid w:val="003523F9"/>
    <w:rsid w:val="00352ABF"/>
    <w:rsid w:val="00353925"/>
    <w:rsid w:val="003570C8"/>
    <w:rsid w:val="0036132B"/>
    <w:rsid w:val="00363A63"/>
    <w:rsid w:val="003644F9"/>
    <w:rsid w:val="0036672F"/>
    <w:rsid w:val="00366DC7"/>
    <w:rsid w:val="00370911"/>
    <w:rsid w:val="00372507"/>
    <w:rsid w:val="003750EE"/>
    <w:rsid w:val="00376C90"/>
    <w:rsid w:val="003805F7"/>
    <w:rsid w:val="00383412"/>
    <w:rsid w:val="00385BCB"/>
    <w:rsid w:val="00385F3D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4BFB"/>
    <w:rsid w:val="003F5654"/>
    <w:rsid w:val="004049F1"/>
    <w:rsid w:val="0041004C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4782"/>
    <w:rsid w:val="00445472"/>
    <w:rsid w:val="004520E8"/>
    <w:rsid w:val="00453547"/>
    <w:rsid w:val="004557A7"/>
    <w:rsid w:val="00456336"/>
    <w:rsid w:val="004652E6"/>
    <w:rsid w:val="00465DAC"/>
    <w:rsid w:val="0046673B"/>
    <w:rsid w:val="00471C07"/>
    <w:rsid w:val="00472990"/>
    <w:rsid w:val="00472D23"/>
    <w:rsid w:val="004737B7"/>
    <w:rsid w:val="004739BB"/>
    <w:rsid w:val="00476985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5205"/>
    <w:rsid w:val="004A6058"/>
    <w:rsid w:val="004A6A2E"/>
    <w:rsid w:val="004A75D2"/>
    <w:rsid w:val="004A77E5"/>
    <w:rsid w:val="004A7D5C"/>
    <w:rsid w:val="004B43CF"/>
    <w:rsid w:val="004B445A"/>
    <w:rsid w:val="004B5DED"/>
    <w:rsid w:val="004B6C9E"/>
    <w:rsid w:val="004C23A4"/>
    <w:rsid w:val="004C4107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28CD"/>
    <w:rsid w:val="00503222"/>
    <w:rsid w:val="00505A41"/>
    <w:rsid w:val="00505E19"/>
    <w:rsid w:val="00506547"/>
    <w:rsid w:val="005069A8"/>
    <w:rsid w:val="00507AD8"/>
    <w:rsid w:val="00511917"/>
    <w:rsid w:val="005131EF"/>
    <w:rsid w:val="00531924"/>
    <w:rsid w:val="00533949"/>
    <w:rsid w:val="00534B30"/>
    <w:rsid w:val="00534C5A"/>
    <w:rsid w:val="00535C5A"/>
    <w:rsid w:val="00535E61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1C95"/>
    <w:rsid w:val="005634B9"/>
    <w:rsid w:val="00565BB6"/>
    <w:rsid w:val="00566B3E"/>
    <w:rsid w:val="0057097D"/>
    <w:rsid w:val="00572017"/>
    <w:rsid w:val="0057301C"/>
    <w:rsid w:val="00573A87"/>
    <w:rsid w:val="00573BA3"/>
    <w:rsid w:val="00575D6D"/>
    <w:rsid w:val="00577131"/>
    <w:rsid w:val="00583F83"/>
    <w:rsid w:val="00586C87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14DC"/>
    <w:rsid w:val="005A184B"/>
    <w:rsid w:val="005A28B9"/>
    <w:rsid w:val="005B135E"/>
    <w:rsid w:val="005B7B04"/>
    <w:rsid w:val="005C212B"/>
    <w:rsid w:val="005C4A8E"/>
    <w:rsid w:val="005C5004"/>
    <w:rsid w:val="005D02F3"/>
    <w:rsid w:val="005D07AB"/>
    <w:rsid w:val="005D1141"/>
    <w:rsid w:val="005D2E82"/>
    <w:rsid w:val="005D7CE2"/>
    <w:rsid w:val="005E1117"/>
    <w:rsid w:val="005E1E3E"/>
    <w:rsid w:val="005E4780"/>
    <w:rsid w:val="005E6BDA"/>
    <w:rsid w:val="005F180C"/>
    <w:rsid w:val="005F2919"/>
    <w:rsid w:val="00602D54"/>
    <w:rsid w:val="00604A67"/>
    <w:rsid w:val="00604A89"/>
    <w:rsid w:val="00605602"/>
    <w:rsid w:val="0060749F"/>
    <w:rsid w:val="0061053D"/>
    <w:rsid w:val="00611050"/>
    <w:rsid w:val="006116C9"/>
    <w:rsid w:val="0061227B"/>
    <w:rsid w:val="006136F0"/>
    <w:rsid w:val="00615E8B"/>
    <w:rsid w:val="006204F7"/>
    <w:rsid w:val="00621BFD"/>
    <w:rsid w:val="00621C27"/>
    <w:rsid w:val="00622579"/>
    <w:rsid w:val="00622D2F"/>
    <w:rsid w:val="006239F4"/>
    <w:rsid w:val="00626BC7"/>
    <w:rsid w:val="00632A1C"/>
    <w:rsid w:val="00634C68"/>
    <w:rsid w:val="00636246"/>
    <w:rsid w:val="00636425"/>
    <w:rsid w:val="0063746D"/>
    <w:rsid w:val="00640B34"/>
    <w:rsid w:val="00651BAA"/>
    <w:rsid w:val="00652997"/>
    <w:rsid w:val="00652B90"/>
    <w:rsid w:val="006543E3"/>
    <w:rsid w:val="00656A07"/>
    <w:rsid w:val="00660CC8"/>
    <w:rsid w:val="00663ED2"/>
    <w:rsid w:val="006648D4"/>
    <w:rsid w:val="00665203"/>
    <w:rsid w:val="006652ED"/>
    <w:rsid w:val="006720E3"/>
    <w:rsid w:val="00673A69"/>
    <w:rsid w:val="00681D1E"/>
    <w:rsid w:val="00682BDD"/>
    <w:rsid w:val="0069085E"/>
    <w:rsid w:val="0069177F"/>
    <w:rsid w:val="00691954"/>
    <w:rsid w:val="00693201"/>
    <w:rsid w:val="00693C6C"/>
    <w:rsid w:val="00695671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55DD"/>
    <w:rsid w:val="006B7EE5"/>
    <w:rsid w:val="006C06DA"/>
    <w:rsid w:val="006C08BF"/>
    <w:rsid w:val="006C5251"/>
    <w:rsid w:val="006D077C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7710"/>
    <w:rsid w:val="006F0444"/>
    <w:rsid w:val="006F5C53"/>
    <w:rsid w:val="00703F3D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30E0"/>
    <w:rsid w:val="00723780"/>
    <w:rsid w:val="007246B2"/>
    <w:rsid w:val="00725B8E"/>
    <w:rsid w:val="00727020"/>
    <w:rsid w:val="007275B5"/>
    <w:rsid w:val="00731347"/>
    <w:rsid w:val="00735C4F"/>
    <w:rsid w:val="00735F9C"/>
    <w:rsid w:val="00737454"/>
    <w:rsid w:val="0073782C"/>
    <w:rsid w:val="00740B69"/>
    <w:rsid w:val="0074306A"/>
    <w:rsid w:val="00743C32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7939"/>
    <w:rsid w:val="007A1D29"/>
    <w:rsid w:val="007A7681"/>
    <w:rsid w:val="007B1CEC"/>
    <w:rsid w:val="007B2903"/>
    <w:rsid w:val="007B5E8A"/>
    <w:rsid w:val="007C0735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9A1"/>
    <w:rsid w:val="007E7A70"/>
    <w:rsid w:val="007F1CA8"/>
    <w:rsid w:val="007F40ED"/>
    <w:rsid w:val="007F5849"/>
    <w:rsid w:val="0080487D"/>
    <w:rsid w:val="00806600"/>
    <w:rsid w:val="0081065F"/>
    <w:rsid w:val="00810A28"/>
    <w:rsid w:val="00812F30"/>
    <w:rsid w:val="0081338D"/>
    <w:rsid w:val="00814F65"/>
    <w:rsid w:val="00816C4F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A08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71156"/>
    <w:rsid w:val="008724BB"/>
    <w:rsid w:val="00873C97"/>
    <w:rsid w:val="008765EA"/>
    <w:rsid w:val="00876B98"/>
    <w:rsid w:val="00880AC1"/>
    <w:rsid w:val="0088309D"/>
    <w:rsid w:val="00883187"/>
    <w:rsid w:val="008874A4"/>
    <w:rsid w:val="008903EF"/>
    <w:rsid w:val="00890EB9"/>
    <w:rsid w:val="008916C5"/>
    <w:rsid w:val="00891E90"/>
    <w:rsid w:val="00895196"/>
    <w:rsid w:val="00897694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5CA5"/>
    <w:rsid w:val="008C6A35"/>
    <w:rsid w:val="008C7056"/>
    <w:rsid w:val="008C75FF"/>
    <w:rsid w:val="008D064E"/>
    <w:rsid w:val="008D3616"/>
    <w:rsid w:val="008D6863"/>
    <w:rsid w:val="008D7CC5"/>
    <w:rsid w:val="008E040B"/>
    <w:rsid w:val="008E2B94"/>
    <w:rsid w:val="008E3114"/>
    <w:rsid w:val="008E3D9C"/>
    <w:rsid w:val="008E742A"/>
    <w:rsid w:val="008E758B"/>
    <w:rsid w:val="008F0A4E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0094"/>
    <w:rsid w:val="00921DE9"/>
    <w:rsid w:val="00923A94"/>
    <w:rsid w:val="00926D4C"/>
    <w:rsid w:val="00927540"/>
    <w:rsid w:val="0092762C"/>
    <w:rsid w:val="0093030E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053"/>
    <w:rsid w:val="00974C19"/>
    <w:rsid w:val="00975309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C24FD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2CC8"/>
    <w:rsid w:val="009E4424"/>
    <w:rsid w:val="009E58B2"/>
    <w:rsid w:val="009E6485"/>
    <w:rsid w:val="009E65F4"/>
    <w:rsid w:val="009E7C12"/>
    <w:rsid w:val="009F2C19"/>
    <w:rsid w:val="009F2F73"/>
    <w:rsid w:val="009F39AE"/>
    <w:rsid w:val="009F76C1"/>
    <w:rsid w:val="009F7AD4"/>
    <w:rsid w:val="00A011A8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310B2"/>
    <w:rsid w:val="00A32268"/>
    <w:rsid w:val="00A33D2A"/>
    <w:rsid w:val="00A341F6"/>
    <w:rsid w:val="00A34D82"/>
    <w:rsid w:val="00A3641E"/>
    <w:rsid w:val="00A367B0"/>
    <w:rsid w:val="00A41359"/>
    <w:rsid w:val="00A44783"/>
    <w:rsid w:val="00A44C57"/>
    <w:rsid w:val="00A45550"/>
    <w:rsid w:val="00A4632F"/>
    <w:rsid w:val="00A509D8"/>
    <w:rsid w:val="00A51BBC"/>
    <w:rsid w:val="00A550CF"/>
    <w:rsid w:val="00A55C87"/>
    <w:rsid w:val="00A62DB6"/>
    <w:rsid w:val="00A62E38"/>
    <w:rsid w:val="00A657D2"/>
    <w:rsid w:val="00A7217A"/>
    <w:rsid w:val="00A75BC9"/>
    <w:rsid w:val="00A75D7C"/>
    <w:rsid w:val="00A81A0B"/>
    <w:rsid w:val="00A81E99"/>
    <w:rsid w:val="00A83932"/>
    <w:rsid w:val="00A87CB7"/>
    <w:rsid w:val="00A87FCD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1093"/>
    <w:rsid w:val="00AC1776"/>
    <w:rsid w:val="00AC1C54"/>
    <w:rsid w:val="00AC4E02"/>
    <w:rsid w:val="00AC50C3"/>
    <w:rsid w:val="00AD25B1"/>
    <w:rsid w:val="00AD2A3B"/>
    <w:rsid w:val="00AD4024"/>
    <w:rsid w:val="00AD4432"/>
    <w:rsid w:val="00AD53BC"/>
    <w:rsid w:val="00AD563C"/>
    <w:rsid w:val="00AD67EA"/>
    <w:rsid w:val="00AD6CD3"/>
    <w:rsid w:val="00AE00D7"/>
    <w:rsid w:val="00AE1619"/>
    <w:rsid w:val="00AE193F"/>
    <w:rsid w:val="00AE1D0A"/>
    <w:rsid w:val="00AE54A2"/>
    <w:rsid w:val="00AF246B"/>
    <w:rsid w:val="00AF45AA"/>
    <w:rsid w:val="00AF6BEC"/>
    <w:rsid w:val="00AF7209"/>
    <w:rsid w:val="00B020C6"/>
    <w:rsid w:val="00B06A2C"/>
    <w:rsid w:val="00B106C4"/>
    <w:rsid w:val="00B108FF"/>
    <w:rsid w:val="00B10B05"/>
    <w:rsid w:val="00B15E74"/>
    <w:rsid w:val="00B204FD"/>
    <w:rsid w:val="00B21246"/>
    <w:rsid w:val="00B22046"/>
    <w:rsid w:val="00B23998"/>
    <w:rsid w:val="00B24DCB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4239"/>
    <w:rsid w:val="00BD668E"/>
    <w:rsid w:val="00BE0C1F"/>
    <w:rsid w:val="00BE648E"/>
    <w:rsid w:val="00BF2ED9"/>
    <w:rsid w:val="00BF666E"/>
    <w:rsid w:val="00C00DBA"/>
    <w:rsid w:val="00C04588"/>
    <w:rsid w:val="00C04DC8"/>
    <w:rsid w:val="00C05E4F"/>
    <w:rsid w:val="00C07172"/>
    <w:rsid w:val="00C0781E"/>
    <w:rsid w:val="00C10FA0"/>
    <w:rsid w:val="00C12ADB"/>
    <w:rsid w:val="00C137FB"/>
    <w:rsid w:val="00C178DF"/>
    <w:rsid w:val="00C21F5A"/>
    <w:rsid w:val="00C258D7"/>
    <w:rsid w:val="00C262D4"/>
    <w:rsid w:val="00C273DB"/>
    <w:rsid w:val="00C278FA"/>
    <w:rsid w:val="00C320E5"/>
    <w:rsid w:val="00C32835"/>
    <w:rsid w:val="00C34042"/>
    <w:rsid w:val="00C36279"/>
    <w:rsid w:val="00C4091C"/>
    <w:rsid w:val="00C40EED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53D3"/>
    <w:rsid w:val="00C85A01"/>
    <w:rsid w:val="00C861A8"/>
    <w:rsid w:val="00C863C9"/>
    <w:rsid w:val="00C8798E"/>
    <w:rsid w:val="00C931C3"/>
    <w:rsid w:val="00C933DD"/>
    <w:rsid w:val="00C95388"/>
    <w:rsid w:val="00CA1529"/>
    <w:rsid w:val="00CA155C"/>
    <w:rsid w:val="00CA5C9F"/>
    <w:rsid w:val="00CA72BF"/>
    <w:rsid w:val="00CB32E6"/>
    <w:rsid w:val="00CB5178"/>
    <w:rsid w:val="00CB6E8B"/>
    <w:rsid w:val="00CC23C8"/>
    <w:rsid w:val="00CD114D"/>
    <w:rsid w:val="00CD3F1A"/>
    <w:rsid w:val="00CD44F0"/>
    <w:rsid w:val="00CD565D"/>
    <w:rsid w:val="00CD5DAD"/>
    <w:rsid w:val="00CD7E37"/>
    <w:rsid w:val="00CE171A"/>
    <w:rsid w:val="00CE2D63"/>
    <w:rsid w:val="00CE7B35"/>
    <w:rsid w:val="00CF028F"/>
    <w:rsid w:val="00CF0334"/>
    <w:rsid w:val="00CF3D99"/>
    <w:rsid w:val="00CF43C1"/>
    <w:rsid w:val="00CF6297"/>
    <w:rsid w:val="00D00DF9"/>
    <w:rsid w:val="00D04258"/>
    <w:rsid w:val="00D0608C"/>
    <w:rsid w:val="00D0721E"/>
    <w:rsid w:val="00D07DA0"/>
    <w:rsid w:val="00D138D0"/>
    <w:rsid w:val="00D153BC"/>
    <w:rsid w:val="00D1768F"/>
    <w:rsid w:val="00D25314"/>
    <w:rsid w:val="00D35B55"/>
    <w:rsid w:val="00D40540"/>
    <w:rsid w:val="00D427B7"/>
    <w:rsid w:val="00D4439C"/>
    <w:rsid w:val="00D52180"/>
    <w:rsid w:val="00D52F88"/>
    <w:rsid w:val="00D546E3"/>
    <w:rsid w:val="00D61B1A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5CB2"/>
    <w:rsid w:val="00D87343"/>
    <w:rsid w:val="00D87704"/>
    <w:rsid w:val="00D92E0B"/>
    <w:rsid w:val="00D94987"/>
    <w:rsid w:val="00D94B66"/>
    <w:rsid w:val="00DA1B3E"/>
    <w:rsid w:val="00DA2305"/>
    <w:rsid w:val="00DA29F4"/>
    <w:rsid w:val="00DA2CB7"/>
    <w:rsid w:val="00DA31AE"/>
    <w:rsid w:val="00DA42EA"/>
    <w:rsid w:val="00DA547C"/>
    <w:rsid w:val="00DA5A11"/>
    <w:rsid w:val="00DA6A0F"/>
    <w:rsid w:val="00DA6B53"/>
    <w:rsid w:val="00DB3CFC"/>
    <w:rsid w:val="00DB413F"/>
    <w:rsid w:val="00DC149F"/>
    <w:rsid w:val="00DC1997"/>
    <w:rsid w:val="00DC2B05"/>
    <w:rsid w:val="00DC2D43"/>
    <w:rsid w:val="00DC3F34"/>
    <w:rsid w:val="00DC4595"/>
    <w:rsid w:val="00DC490B"/>
    <w:rsid w:val="00DD04E2"/>
    <w:rsid w:val="00DD0697"/>
    <w:rsid w:val="00DD4036"/>
    <w:rsid w:val="00DD79F8"/>
    <w:rsid w:val="00DE183C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3DF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5A67"/>
    <w:rsid w:val="00EB23E2"/>
    <w:rsid w:val="00EB6459"/>
    <w:rsid w:val="00EB6782"/>
    <w:rsid w:val="00EC1AAD"/>
    <w:rsid w:val="00EC1E4A"/>
    <w:rsid w:val="00EC3551"/>
    <w:rsid w:val="00EC4281"/>
    <w:rsid w:val="00EC4752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F015FE"/>
    <w:rsid w:val="00F01B62"/>
    <w:rsid w:val="00F03365"/>
    <w:rsid w:val="00F07657"/>
    <w:rsid w:val="00F1042D"/>
    <w:rsid w:val="00F10690"/>
    <w:rsid w:val="00F112FE"/>
    <w:rsid w:val="00F13550"/>
    <w:rsid w:val="00F13F03"/>
    <w:rsid w:val="00F2202A"/>
    <w:rsid w:val="00F22D0A"/>
    <w:rsid w:val="00F2526B"/>
    <w:rsid w:val="00F255B2"/>
    <w:rsid w:val="00F25F31"/>
    <w:rsid w:val="00F26535"/>
    <w:rsid w:val="00F301AF"/>
    <w:rsid w:val="00F309B0"/>
    <w:rsid w:val="00F31C16"/>
    <w:rsid w:val="00F32EB6"/>
    <w:rsid w:val="00F338EE"/>
    <w:rsid w:val="00F362CB"/>
    <w:rsid w:val="00F37180"/>
    <w:rsid w:val="00F37A3E"/>
    <w:rsid w:val="00F37E3F"/>
    <w:rsid w:val="00F40C15"/>
    <w:rsid w:val="00F421F1"/>
    <w:rsid w:val="00F4368F"/>
    <w:rsid w:val="00F45016"/>
    <w:rsid w:val="00F4503A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499D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A017F"/>
    <w:rsid w:val="00FA020B"/>
    <w:rsid w:val="00FA0EBB"/>
    <w:rsid w:val="00FA74E1"/>
    <w:rsid w:val="00FA7C1A"/>
    <w:rsid w:val="00FB3B7C"/>
    <w:rsid w:val="00FB7931"/>
    <w:rsid w:val="00FC2276"/>
    <w:rsid w:val="00FC22CC"/>
    <w:rsid w:val="00FC29F4"/>
    <w:rsid w:val="00FC2D07"/>
    <w:rsid w:val="00FC5B28"/>
    <w:rsid w:val="00FC63C2"/>
    <w:rsid w:val="00FC6DCA"/>
    <w:rsid w:val="00FC6E1F"/>
    <w:rsid w:val="00FD2E2F"/>
    <w:rsid w:val="00FD3A71"/>
    <w:rsid w:val="00FD5540"/>
    <w:rsid w:val="00FD62A9"/>
    <w:rsid w:val="00FD75B9"/>
    <w:rsid w:val="00FE0D75"/>
    <w:rsid w:val="00FF2632"/>
    <w:rsid w:val="01E256C9"/>
    <w:rsid w:val="042D183B"/>
    <w:rsid w:val="0454B579"/>
    <w:rsid w:val="07E82653"/>
    <w:rsid w:val="0D913FF5"/>
    <w:rsid w:val="0E2D2DEF"/>
    <w:rsid w:val="307CB9BF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62220447"/>
    <w:rsid w:val="6223E2AC"/>
    <w:rsid w:val="67F3B3DD"/>
    <w:rsid w:val="6D3D910D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B72FFC30-0A08-4354-BD82-68D3628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41E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EC3551"/>
    <w:pPr>
      <w:spacing w:after="120"/>
    </w:p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EC3551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eb.archive.org/web/20250102230348/https:/openclipart.org/share" TargetMode="Externa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web.archive.org/web/20170702171643/https://openclipart.org/detail/237816/orange-low-resolution" TargetMode="External"/><Relationship Id="rId17" Type="http://schemas.openxmlformats.org/officeDocument/2006/relationships/hyperlink" Target="https://web.archive.org/web/20250102230348/https:/openclipart.org/shar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eb.archive.org/web/20250101045413/https:/creativecommons.org/publicdomain/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yperlink" Target="https://web.archive.org/web/20240226071359/https://freesvg.org/drawing-of-an-orange" TargetMode="External"/><Relationship Id="rId10" Type="http://schemas.openxmlformats.org/officeDocument/2006/relationships/hyperlink" Target="https://en.wikipedia.org/wiki/Book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en.wikipedia.org/wiki/Ebook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Pawel KAMINSKI</dc:creator>
  <cp:keywords/>
  <cp:lastModifiedBy>Pawel KAMINSKI</cp:lastModifiedBy>
  <cp:revision>100</cp:revision>
  <dcterms:created xsi:type="dcterms:W3CDTF">2024-04-16T14:53:00Z</dcterms:created>
  <dcterms:modified xsi:type="dcterms:W3CDTF">2025-03-18T10:29:00Z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